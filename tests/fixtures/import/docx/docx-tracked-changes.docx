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v="urn:schemas-microsoft-com:vml" xmlns:o="urn:schemas-microsoft-com:office:office" xmlns:m="http://schemas.openxmlformats.org/officeDocument/2006/math" mc:Ignorable="">
  <w:body>
    <w:p>
      <w:pPr>
        <w:pStyle w:val="Titolo1"/>
      </w:pPr>
      <w:r>
        <w:t xml:space="preserve">Scheda in revisione</w:t>
      </w:r>
    </w:p>
    <w:p>
      <w:r>
        <w:t xml:space="preserve">Squat 4 x </w:t>
      </w:r>
      <w:del w:id="1" w:author="Autore" w:date="2026-09-01T00:00:00Z">
        <w:r>
          <w:delText>6</w:delText>
        </w:r>
      </w:del>
      <w:ins w:id="2" w:author="Autore" w:date="2026-09-01T00:00:00Z">
        <w:r>
          <w:t xml:space="preserve">8</w:t>
        </w:r>
      </w:ins>
      <w:r>
        <w:footnoteReference w:id="1"/>
      </w:r>
    </w:p>
    <w:tbl>
      <w:tblPr>
        <w:tblStyle w:val="Grigliatabella"/>
        <w:tblW w:w="0" w:type="auto"/>
      </w:tblPr>
      <w:tblGrid>
        <w:gridCol w:w="2000"/>
        <w:gridCol w:w="2000"/>
      </w:tblGrid>
      <w:tr>
        <w:tc>
          <w:tcPr>
            <w:tcW w:w="0" w:type="auto"/>
          </w:tcPr>
          <w:p>
            <w:r>
              <w:t xml:space="preserve">Panca</w:t>
            </w:r>
          </w:p>
        </w:tc>
        <w:tc>
          <w:tcPr>
            <w:tcW w:w="0" w:type="auto"/>
          </w:tcPr>
          <w:p>
            <w:r>
              <w:t xml:space="preserve">3 x 10</w:t>
            </w:r>
          </w:p>
        </w:tc>
      </w:tr>
      <w:tr>
        <w:trPr>
          <w:ins w:id="3" w:author="Autore" w:date="2026-09-01T00:00:00Z"/>
        </w:trPr>
        <w:tc>
          <w:tcPr>
            <w:tcW w:w="0" w:type="auto"/>
          </w:tcPr>
          <w:p>
            <w:r>
              <w:t xml:space="preserve">Croci</w:t>
            </w:r>
          </w:p>
        </w:tc>
        <w:tc>
          <w:tcPr>
            <w:tcW w:w="0" w:type="auto"/>
          </w:tcPr>
          <w:p>
            <w:r>
              <w:t xml:space="preserve">3 x 12</w:t>
            </w:r>
          </w:p>
        </w:tc>
      </w:tr>
    </w:tbl>
    <w:sectPr>
      <w:headerReference w:type="default" r:id="rIdHeader"/>
      <w:pgSz w:w="11906" w:h="16838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v="urn:schemas-microsoft-com:vml" xmlns:o="urn:schemas-microsoft-com:office:office" xmlns:m="http://schemas.openxmlformats.org/officeDocument/2006/math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Carico </w:t>
      </w:r>
      <w:del w:id="12" w:author="Autore" w:date="2026-09-01T00:00:00Z">
        <w:r>
          <w:delText>80%</w:delText>
        </w:r>
      </w:del>
      <w:ins w:id="13" w:author="Autore" w:date="2026-09-01T00:00:00Z">
        <w:r>
          <w:t xml:space="preserve">75%</w:t>
        </w:r>
      </w:ins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v="urn:schemas-microsoft-com:vml" xmlns:o="urn:schemas-microsoft-com:office:office" xmlns:m="http://schemas.openxmlformats.org/officeDocument/2006/math">
  <w:p>
    <w:r>
      <w:t xml:space="preserve">Recupero </w:t>
    </w:r>
    <w:ins w:id="10" w:author="Autore" w:date="2026-09-01T00:00:00Z">
      <w:r>
        <w:t xml:space="preserve">2′</w:t>
      </w:r>
    </w:ins>
    <w:del w:id="11" w:author="Autore" w:date="2026-09-01T00:00:00Z">
      <w:r>
        <w:delText>90″</w:delText>
      </w:r>
    </w:del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abstractNum w:abstractNumId="1">
    <w:lvl w:ilvl="0">
      <w:numFmt w:val="bullet"/>
      <w:lvlText w:val="•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lang w:val="it-IT"/>
      </w:rPr>
    </w:rPrDefault>
  </w:docDefaults>
  <w:style w:type="paragraph" w:default="1" w:styleId="Normale">
    <w:name w:val="Normal"/>
  </w:style>
  <w:style w:type="paragraph" w:styleId="Titolo">
    <w:name w:val="Title"/>
    <w:basedOn w:val="Normale"/>
  </w:style>
  <w:style w:type="paragraph" w:styleId="Titolo1">
    <w:name w:val="heading 1"/>
    <w:basedOn w:val="Normale"/>
    <w:pPr>
      <w:outlineLvl w:val="0"/>
    </w:pPr>
  </w:style>
  <w:style w:type="paragraph" w:styleId="Titolo2">
    <w:name w:val="heading 2"/>
    <w:basedOn w:val="Normale"/>
    <w:pPr>
      <w:outlineLvl w:val="1"/>
    </w:pPr>
  </w:style>
  <w:style w:type="paragraph" w:styleId="Paragrafoelenco">
    <w:name w:val="List Paragraph"/>
    <w:basedOn w:val="Normale"/>
  </w:style>
  <w:style w:type="paragraph" w:styleId="Puntato">
    <w:name w:val="List Bullet"/>
    <w:basedOn w:val="Normale"/>
    <w:pPr>
      <w:numPr>
        <w:numId w:val="2"/>
      </w:numPr>
    </w:pPr>
  </w:style>
  <w:style w:type="character" w:styleId="Nascosto">
    <w:name w:val="Hidden note"/>
    <w:rPr>
      <w:vanish/>
    </w:rPr>
  </w:style>
  <w:style w:type="table" w:styleId="Grigliatabella">
    <w:name w:val="Table Grid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Header" Type="http://schemas.openxmlformats.org/officeDocument/2006/relationships/header" Target="header1.xml"/><Relationship Id="rIdFootnotes" Type="http://schemas.openxmlformats.org/officeDocument/2006/relationships/footnotes" Target="footnotes.xml"/></Relationships>
</file>