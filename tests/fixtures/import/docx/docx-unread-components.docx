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1"/>
      </w:pPr>
      <w:r>
        <w:t xml:space="preserve">Scheda con parti da controllare</w:t>
      </w:r>
    </w:p>
    <w:p>
      <w:r>
        <w:t xml:space="preserve">Squat 4 x </w:t>
      </w:r>
      <w:del w:id="1" w:author="Autore" w:date="2026-09-01T00:00:00Z">
        <w:r>
          <w:delText>6</w:delText>
        </w:r>
      </w:del>
      <w:ins w:id="2" w:author="Autore" w:date="2026-09-01T00:00:00Z">
        <w:r>
          <w:t xml:space="preserve">8</w:t>
        </w:r>
      </w:ins>
    </w:p>
    <w:p>
      <w:r>
        <w:t xml:space="preserve">Panca 3 x 10</w:t>
      </w:r>
      <w:r>
        <w:rPr>
          <w:vanish/>
        </w:rPr>
        <w:t xml:space="preserve"> nota interna per il coach</w:t>
      </w:r>
    </w:p>
    <w:p>
      <w:r>
        <w:t xml:space="preserve">Affondi 3 x 12</w:t>
      </w:r>
      <w:r>
        <w:rPr>
          <w:rStyle w:val="Nascosto"/>
        </w:rPr>
        <w:t xml:space="preserve"> da togliere</w:t>
      </w:r>
    </w:p>
    <w:p>
      <w:r>
        <w:t xml:space="preserve">Vedi riquadro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00000" cy="600000"/>
                <wp:wrapSquare wrapText="bothSides"/>
                <wp:docPr id="1" name="Casella di testo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Riscaldamento extra: 5 minuti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140pt;height:47pt">
                <v:textbox>
                  <w:txbxContent>
                    <w:p>
                      <w:r>
                        <w:t xml:space="preserve">Riscaldamento extra: 5 minuti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drawing>
          <wp:inline distT="0" distB="0" distL="0" distR="0">
            <wp:extent cx="95250" cy="95250"/>
            <wp:docPr id="2" name="Immagine 2"/>
            <a:graphic>
              <a:graphicData uri="http://schemas.openxmlformats.org/drawingml/2006/picture">
                <pic:pic>
                  <pic:nvPicPr>
                    <pic:cNvPr id="0" name="immagin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/>
                </pic:pic>
              </a:graphicData>
            </a:graphic>
          </wp:inline>
        </w:drawing>
      </w:r>
    </w:p>
    <w:p>
      <w:r>
        <w:t xml:space="preserve">Plank 3 x 30″</w:t>
      </w:r>
      <w:r>
        <w:footnoteReference w:id="1"/>
      </w:r>
    </w:p>
    <w:p>
      <w:r>
        <w:t xml:space="preserve">Formula: </w:t>
      </w:r>
      <m:oMath>
        <m:r>
          <m:t>x+1</m:t>
        </m:r>
      </m:oMath>
    </w:p>
    <w:sectPr>
      <w:headerReference w:type="default" r:id="rIdHeader1"/>
      <w:footerReference w:type="default" r:id="rIdFooter1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/>
</w:ftr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Ridurre il carico in caso di dolore.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Tutti i giorni: 2 litri d’acqua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Footnotes" Type="http://schemas.openxmlformats.org/officeDocument/2006/relationships/footnotes" Target="footnotes.xml"/><Relationship Id="rIdImage1" Type="http://schemas.openxmlformats.org/officeDocument/2006/relationships/image" Target="media/image1.png"/></Relationships>
</file>